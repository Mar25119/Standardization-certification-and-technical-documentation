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872D0" w14:textId="77777777" w:rsidR="00074D77" w:rsidRDefault="009C5B08" w:rsidP="009C5B08">
      <w:pPr>
        <w:pStyle w:val="a3"/>
        <w:rPr>
          <w:ins w:id="0" w:author="zaradkaka@gmail.com" w:date="2026-10-09T08:53:00Z"/>
        </w:rPr>
      </w:pPr>
      <w:r>
        <w:t>Самостоятельная работа по техническому регулированию в ИКТ</w:t>
      </w:r>
      <w:r>
        <w:br/>
      </w:r>
      <w:r>
        <w:br/>
      </w:r>
      <w:r>
        <w:br/>
        <w:t>Часть А. Теоретический тест</w:t>
      </w:r>
      <w:r>
        <w:br/>
        <w:t>Выберите один правильный вариант.</w:t>
      </w:r>
      <w:r>
        <w:br/>
      </w:r>
      <w:r>
        <w:br/>
        <w:t>А1. Какой документ обязателен для всех участников рынка?</w:t>
      </w:r>
      <w:r>
        <w:br/>
      </w:r>
      <w:r>
        <w:br/>
        <w:t>· а) ГОСТ Р</w:t>
      </w:r>
      <w:r>
        <w:br/>
        <w:t xml:space="preserve">· б) </w:t>
      </w:r>
      <w:r w:rsidRPr="00FF7B44">
        <w:rPr>
          <w:color w:val="FF0000"/>
          <w:rPrChange w:id="1" w:author="zaradkaka@gmail.com" w:date="2026-10-09T08:27:00Z">
            <w:rPr/>
          </w:rPrChange>
        </w:rPr>
        <w:t>Технический регламент</w:t>
      </w:r>
      <w:r>
        <w:br/>
        <w:t>· в) СТО</w:t>
      </w:r>
      <w:r>
        <w:br/>
        <w:t>· г) ТУ</w:t>
      </w:r>
      <w:r>
        <w:br/>
      </w:r>
      <w:r>
        <w:br/>
        <w:t>А2. Что такое ОКС?</w:t>
      </w:r>
      <w:r>
        <w:br/>
      </w:r>
      <w:r>
        <w:br/>
        <w:t xml:space="preserve">· а) </w:t>
      </w:r>
      <w:r w:rsidRPr="00FF7B44">
        <w:rPr>
          <w:color w:val="FF0000"/>
          <w:rPrChange w:id="2" w:author="zaradkaka@gmail.com" w:date="2026-10-09T08:27:00Z">
            <w:rPr/>
          </w:rPrChange>
        </w:rPr>
        <w:t>Общероссийский классификатор стандартов</w:t>
      </w:r>
      <w:r>
        <w:br/>
        <w:t>· б) Общероссийский классификатор продукции</w:t>
      </w:r>
      <w:r>
        <w:br/>
        <w:t>· в) Орган по контролю стандартов</w:t>
      </w:r>
      <w:r>
        <w:br/>
        <w:t>· г) Основной комплект схем</w:t>
      </w:r>
      <w:r>
        <w:br/>
      </w:r>
      <w:r>
        <w:br/>
        <w:t>А3. ГОСТ 34.601-90 регламентирует:</w:t>
      </w:r>
      <w:r>
        <w:br/>
      </w:r>
      <w:r>
        <w:br/>
        <w:t>· а) стадии разработки ПО</w:t>
      </w:r>
      <w:r>
        <w:br/>
        <w:t xml:space="preserve">· б) </w:t>
      </w:r>
      <w:r w:rsidRPr="00FF7B44">
        <w:rPr>
          <w:color w:val="FF0000"/>
          <w:rPrChange w:id="3" w:author="zaradkaka@gmail.com" w:date="2026-10-09T08:27:00Z">
            <w:rPr/>
          </w:rPrChange>
        </w:rPr>
        <w:t>стадии создания автоматизированных систем</w:t>
      </w:r>
      <w:r w:rsidRPr="00FF7B44">
        <w:rPr>
          <w:color w:val="FF0000"/>
          <w:rPrChange w:id="4" w:author="zaradkaka@gmail.com" w:date="2026-10-09T08:27:00Z">
            <w:rPr/>
          </w:rPrChange>
        </w:rPr>
        <w:br/>
      </w:r>
      <w:r>
        <w:t>· в) структуру ТУ</w:t>
      </w:r>
      <w:r>
        <w:br/>
        <w:t>· г) правила маркировки</w:t>
      </w:r>
      <w:r>
        <w:br/>
      </w:r>
      <w:r>
        <w:br/>
        <w:t>А4. Какой стандарт устанавливает стадии разработки программ?</w:t>
      </w:r>
      <w:r>
        <w:br/>
      </w:r>
      <w:r>
        <w:br/>
        <w:t>· а) ГОСТ 34.602</w:t>
      </w:r>
      <w:r>
        <w:br/>
        <w:t xml:space="preserve">· б) </w:t>
      </w:r>
      <w:r w:rsidRPr="00914AD3">
        <w:rPr>
          <w:color w:val="FF0000"/>
          <w:rPrChange w:id="5" w:author="zaradkaka@gmail.com" w:date="2026-10-09T08:27:00Z">
            <w:rPr/>
          </w:rPrChange>
        </w:rPr>
        <w:t>ГОСТ 19.102-77</w:t>
      </w:r>
      <w:r>
        <w:br/>
        <w:t>· в) ГОСТ 2.104</w:t>
      </w:r>
      <w:r>
        <w:br/>
        <w:t>· г) ГОСТ 8.417</w:t>
      </w:r>
      <w:r>
        <w:br/>
      </w:r>
      <w:r>
        <w:br/>
        <w:t>А5. Схема декларирования 3д применяется для:</w:t>
      </w:r>
      <w:r>
        <w:br/>
      </w:r>
      <w:r>
        <w:br/>
        <w:t>· а) партии товара</w:t>
      </w:r>
      <w:r>
        <w:br/>
        <w:t xml:space="preserve">· б) </w:t>
      </w:r>
      <w:r w:rsidRPr="00914AD3">
        <w:rPr>
          <w:color w:val="FF0000"/>
          <w:rPrChange w:id="6" w:author="zaradkaka@gmail.com" w:date="2026-10-09T08:28:00Z">
            <w:rPr/>
          </w:rPrChange>
        </w:rPr>
        <w:t>серийного выпуска</w:t>
      </w:r>
      <w:r>
        <w:br/>
        <w:t>· в) единичного изделия</w:t>
      </w:r>
      <w:r>
        <w:br/>
        <w:t>· г) импортной продукции разово</w:t>
      </w:r>
      <w:r>
        <w:br/>
      </w:r>
      <w:r>
        <w:br/>
        <w:t>А6. Знак ЕАС подтверждает соответствие:</w:t>
      </w:r>
      <w:r>
        <w:br/>
      </w:r>
      <w:r>
        <w:br/>
        <w:t>· а) только российским ГОСТам</w:t>
      </w:r>
      <w:r>
        <w:br/>
        <w:t xml:space="preserve">· б) </w:t>
      </w:r>
      <w:r w:rsidRPr="00E72C8A">
        <w:rPr>
          <w:color w:val="FF0000"/>
          <w:rPrChange w:id="7" w:author="zaradkaka@gmail.com" w:date="2026-10-09T08:28:00Z">
            <w:rPr/>
          </w:rPrChange>
        </w:rPr>
        <w:t>техническим регламентам ЕАЭС</w:t>
      </w:r>
      <w:r>
        <w:br/>
        <w:t>· в) международным стандартам ISO</w:t>
      </w:r>
      <w:r>
        <w:br/>
        <w:t xml:space="preserve">· г) требованиям </w:t>
      </w:r>
      <w:proofErr w:type="spellStart"/>
      <w:r>
        <w:t>Росаккредитации</w:t>
      </w:r>
      <w:proofErr w:type="spellEnd"/>
      <w:r>
        <w:br/>
      </w:r>
      <w:r>
        <w:br/>
        <w:t>А7. Что такое аккредитация?</w:t>
      </w:r>
      <w:r>
        <w:br/>
      </w:r>
      <w:r>
        <w:br/>
        <w:t>· а) выдача сертификата</w:t>
      </w:r>
      <w:r>
        <w:br/>
        <w:t xml:space="preserve">· б) </w:t>
      </w:r>
      <w:r w:rsidRPr="00E72C8A">
        <w:rPr>
          <w:color w:val="FF0000"/>
          <w:rPrChange w:id="8" w:author="zaradkaka@gmail.com" w:date="2026-10-09T08:29:00Z">
            <w:rPr/>
          </w:rPrChange>
        </w:rPr>
        <w:t>официальное признание компетентности органа</w:t>
      </w:r>
      <w:r>
        <w:br/>
      </w:r>
      <w:r>
        <w:lastRenderedPageBreak/>
        <w:t>· в) проверка продукции</w:t>
      </w:r>
      <w:r>
        <w:br/>
        <w:t>· г) регистрация декларации</w:t>
      </w:r>
      <w:r>
        <w:br/>
      </w:r>
      <w:r>
        <w:br/>
        <w:t>А8. ГОСТ 19.201-78 — это:</w:t>
      </w:r>
      <w:r>
        <w:br/>
      </w:r>
      <w:r>
        <w:br/>
        <w:t>· а) Руководство оператора</w:t>
      </w:r>
      <w:r>
        <w:br/>
        <w:t xml:space="preserve">· б) </w:t>
      </w:r>
      <w:r w:rsidRPr="00E72C8A">
        <w:rPr>
          <w:color w:val="FF0000"/>
          <w:rPrChange w:id="9" w:author="zaradkaka@gmail.com" w:date="2026-10-09T08:29:00Z">
            <w:rPr/>
          </w:rPrChange>
        </w:rPr>
        <w:t>Техническое задание</w:t>
      </w:r>
      <w:r>
        <w:br/>
        <w:t>· в) Текст программы</w:t>
      </w:r>
      <w:r>
        <w:br/>
        <w:t>· г) Пояснительная записка</w:t>
      </w:r>
      <w:r>
        <w:br/>
      </w:r>
      <w:r>
        <w:br/>
        <w:t>А9. В шифре «ГОСТ Р 54872-2011» число 2011 означает:</w:t>
      </w:r>
      <w:r>
        <w:br/>
      </w:r>
      <w:r>
        <w:br/>
        <w:t>· а) номер стандарта</w:t>
      </w:r>
      <w:r>
        <w:br/>
        <w:t xml:space="preserve">· б) </w:t>
      </w:r>
      <w:r w:rsidRPr="00FD1F14">
        <w:rPr>
          <w:color w:val="FF0000"/>
          <w:rPrChange w:id="10" w:author="zaradkaka@gmail.com" w:date="2026-10-09T08:29:00Z">
            <w:rPr/>
          </w:rPrChange>
        </w:rPr>
        <w:t>год утверждения</w:t>
      </w:r>
      <w:r>
        <w:br/>
        <w:t>· в) код ОКС</w:t>
      </w:r>
      <w:r>
        <w:br/>
        <w:t>· г) количество страниц</w:t>
      </w:r>
      <w:r>
        <w:br/>
      </w:r>
      <w:r>
        <w:br/>
        <w:t>А10. Параметрический ряд — это:</w:t>
      </w:r>
      <w:r>
        <w:br/>
      </w:r>
      <w:r>
        <w:br/>
        <w:t>· а) список ГОСТов</w:t>
      </w:r>
      <w:r>
        <w:br/>
        <w:t xml:space="preserve">· б) </w:t>
      </w:r>
      <w:r w:rsidRPr="003D0D20">
        <w:rPr>
          <w:color w:val="FF0000"/>
          <w:rPrChange w:id="11" w:author="zaradkaka@gmail.com" w:date="2026-10-09T08:29:00Z">
            <w:rPr/>
          </w:rPrChange>
        </w:rPr>
        <w:t>упорядоченная совокупность числовых значений параметров</w:t>
      </w:r>
      <w:r>
        <w:br/>
        <w:t>· в) перечень сертификатов</w:t>
      </w:r>
      <w:r>
        <w:br/>
        <w:t>· г) иерархия стандартов</w:t>
      </w:r>
      <w:r>
        <w:br/>
      </w:r>
      <w:r>
        <w:br/>
        <w:t>---</w:t>
      </w:r>
      <w:r>
        <w:br/>
      </w:r>
      <w:r>
        <w:br/>
        <w:t>Часть Б. Терминологический диктант</w:t>
      </w:r>
      <w:r>
        <w:br/>
      </w:r>
      <w:r>
        <w:br/>
        <w:t xml:space="preserve">Дайте определение. </w:t>
      </w:r>
      <w:r>
        <w:br/>
      </w:r>
      <w:r>
        <w:br/>
        <w:t>1. Декларация о соответствии —</w:t>
      </w:r>
      <w:ins w:id="12" w:author="zaradkaka@gmail.com" w:date="2026-10-09T08:32:00Z">
        <w:r w:rsidR="003D0D20" w:rsidRPr="003D0D20">
          <w:t xml:space="preserve"> </w:t>
        </w:r>
        <w:r w:rsidR="003D0D20" w:rsidRPr="003D0D20">
          <w:t>документ, в котором изготовитель или продавец заявляет о соответствии продукции установленным требовани</w:t>
        </w:r>
      </w:ins>
      <w:ins w:id="13" w:author="zaradkaka@gmail.com" w:date="2026-10-09T08:33:00Z">
        <w:r w:rsidR="003D0D20">
          <w:t>ям</w:t>
        </w:r>
      </w:ins>
      <w:ins w:id="14" w:author="zaradkaka@gmail.com" w:date="2026-10-09T08:32:00Z">
        <w:r w:rsidR="003D0D20" w:rsidRPr="003D0D20">
          <w:t>.</w:t>
        </w:r>
      </w:ins>
      <w:r>
        <w:br/>
        <w:t>2. Сертификат соответствия —</w:t>
      </w:r>
      <w:ins w:id="15" w:author="zaradkaka@gmail.com" w:date="2026-10-09T08:33:00Z">
        <w:r w:rsidR="00D8331F" w:rsidRPr="00D8331F">
          <w:t xml:space="preserve"> </w:t>
        </w:r>
        <w:r w:rsidR="00D8331F" w:rsidRPr="00D8331F">
          <w:t>документ, подтверждающий соответствие продукции или услуг установленным требованиям стандартов и технических регламентов.</w:t>
        </w:r>
      </w:ins>
      <w:r>
        <w:br/>
        <w:t>3. Заявитель —</w:t>
      </w:r>
      <w:ins w:id="16" w:author="zaradkaka@gmail.com" w:date="2026-10-09T08:33:00Z">
        <w:r w:rsidR="005175A7">
          <w:t xml:space="preserve"> </w:t>
        </w:r>
      </w:ins>
      <w:ins w:id="17" w:author="zaradkaka@gmail.com" w:date="2026-10-09T08:34:00Z">
        <w:r w:rsidR="005175A7" w:rsidRPr="005175A7">
          <w:t>физическое или юридическое лицо, обращающееся за подтверждением соответствия продукции и несущее ответственность за достоверность предоставленных данных.</w:t>
        </w:r>
      </w:ins>
      <w:r>
        <w:br/>
        <w:t>4. Схема подтверждения соответствия —</w:t>
      </w:r>
      <w:ins w:id="18" w:author="zaradkaka@gmail.com" w:date="2026-10-09T08:35:00Z">
        <w:r w:rsidR="00F810ED">
          <w:t xml:space="preserve"> </w:t>
        </w:r>
        <w:r w:rsidR="00F810ED" w:rsidRPr="00F810ED">
          <w:t>установленный порядок действий и процедур, которые необходимо выполнить для получения сертификата или декларации.</w:t>
        </w:r>
      </w:ins>
      <w:r>
        <w:br/>
        <w:t>5. Аккредитация —</w:t>
      </w:r>
      <w:ins w:id="19" w:author="zaradkaka@gmail.com" w:date="2026-10-09T08:36:00Z">
        <w:r w:rsidR="00D948C5">
          <w:t xml:space="preserve"> </w:t>
        </w:r>
      </w:ins>
      <w:ins w:id="20" w:author="zaradkaka@gmail.com" w:date="2026-10-09T08:39:00Z">
        <w:r w:rsidR="007B647E">
          <w:t>подтверждение соответствия третьей стороной</w:t>
        </w:r>
      </w:ins>
      <w:r>
        <w:br/>
        <w:t>6. Унификация —</w:t>
      </w:r>
      <w:ins w:id="21" w:author="zaradkaka@gmail.com" w:date="2026-10-09T08:36:00Z">
        <w:r w:rsidR="005C4E2D">
          <w:t xml:space="preserve"> </w:t>
        </w:r>
        <w:r w:rsidR="005C4E2D" w:rsidRPr="005C4E2D">
          <w:t>приведение объектов к единообразной форме, структуре или содержанию для обеспечения совместимости и удобства использования.</w:t>
        </w:r>
      </w:ins>
      <w:r>
        <w:br/>
        <w:t>7. Технические условия (ТУ) —</w:t>
      </w:r>
      <w:ins w:id="22" w:author="zaradkaka@gmail.com" w:date="2026-10-09T08:37:00Z">
        <w:r w:rsidR="007B647E" w:rsidRPr="007B647E">
          <w:t xml:space="preserve"> нормативный документ, устанавливающий требования к конкретной продукции. </w:t>
        </w:r>
      </w:ins>
      <w:r>
        <w:br/>
        <w:t>8. ЕСПД —</w:t>
      </w:r>
      <w:ins w:id="23" w:author="zaradkaka@gmail.com" w:date="2026-10-09T08:40:00Z">
        <w:r w:rsidR="00066A3E">
          <w:t xml:space="preserve"> </w:t>
        </w:r>
        <w:r w:rsidR="00066A3E">
          <w:t>единая система программной документации</w:t>
        </w:r>
      </w:ins>
      <w:r>
        <w:br/>
      </w:r>
      <w:r>
        <w:br/>
      </w:r>
      <w:r>
        <w:br/>
        <w:t>---</w:t>
      </w:r>
      <w:r>
        <w:br/>
      </w:r>
      <w:r>
        <w:br/>
        <w:t xml:space="preserve">Часть В. Практические задания </w:t>
      </w:r>
      <w:r>
        <w:br/>
        <w:t xml:space="preserve"> </w:t>
      </w:r>
      <w:r>
        <w:br/>
        <w:t>Задание В1 Классификация стандартов</w:t>
      </w:r>
      <w:r>
        <w:br/>
      </w:r>
      <w:r>
        <w:lastRenderedPageBreak/>
        <w:br/>
        <w:t>Соотнесите стандарт с его видом. Заполните таблицу:</w:t>
      </w:r>
      <w:r>
        <w:br/>
      </w:r>
      <w:r>
        <w:br/>
        <w:t>Стандарт Вид стандарта (основополагающий / на продукцию / на процессы / на методы испытаний)</w:t>
      </w:r>
      <w:r>
        <w:br/>
      </w:r>
      <w:ins w:id="24" w:author="zaradkaka@gmail.com" w:date="2026-10-09T08:41:00Z">
        <w:r w:rsidR="00C423A3">
          <w:t>ГОСТ Р 54872-2011 «ИКТ. Термины»  - основополагающий</w:t>
        </w:r>
        <w:r w:rsidR="00C423A3">
          <w:br/>
          <w:t>ГОСТ 19.102-77  - на процессы</w:t>
        </w:r>
        <w:r w:rsidR="00C423A3">
          <w:br/>
          <w:t>ГОСТ 34.601-90  - на процессы</w:t>
        </w:r>
        <w:r w:rsidR="00C423A3">
          <w:br/>
          <w:t xml:space="preserve">ГОСТ 2.104-2006  - основополагающий </w:t>
        </w:r>
      </w:ins>
      <w:del w:id="25" w:author="zaradkaka@gmail.com" w:date="2026-10-09T08:41:00Z">
        <w:r w:rsidDel="00C423A3">
          <w:delText xml:space="preserve">ГОСТ Р 54872-2011 «ИКТ. Термины» </w:delText>
        </w:r>
        <w:r w:rsidDel="00C423A3">
          <w:br/>
          <w:delText xml:space="preserve">ГОСТ 19.102-77 </w:delText>
        </w:r>
        <w:r w:rsidDel="00C423A3">
          <w:br/>
          <w:delText xml:space="preserve">ГОСТ 34.601-90 </w:delText>
        </w:r>
        <w:r w:rsidDel="00C423A3">
          <w:br/>
          <w:delText xml:space="preserve">ГОСТ 2.104-2006 </w:delText>
        </w:r>
      </w:del>
      <w:r>
        <w:br/>
      </w:r>
      <w:r>
        <w:br/>
        <w:t>Вопрос: почему ГОСТ Р 54872-2011 имеет код ОКС 35.020? Что означает этот код?</w:t>
      </w:r>
      <w:r>
        <w:br/>
      </w:r>
      <w:ins w:id="26" w:author="zaradkaka@gmail.com" w:date="2026-10-09T08:44:00Z">
        <w:r w:rsidR="00C423A3">
          <w:t xml:space="preserve">ОКС 35.020 – означает Информационные технологии в целом. </w:t>
        </w:r>
        <w:r w:rsidR="00C423A3">
          <w:br/>
        </w:r>
      </w:ins>
      <w:del w:id="27" w:author="zaradkaka@gmail.com" w:date="2026-10-09T08:43:00Z">
        <w:r w:rsidDel="00C423A3">
          <w:br/>
        </w:r>
      </w:del>
      <w:del w:id="28" w:author="zaradkaka@gmail.com" w:date="2026-10-09T08:44:00Z">
        <w:r w:rsidDel="00C423A3">
          <w:delText>---</w:delText>
        </w:r>
      </w:del>
      <w:r>
        <w:br/>
      </w:r>
      <w:r>
        <w:br/>
        <w:t>Задание В</w:t>
      </w:r>
      <w:proofErr w:type="gramStart"/>
      <w:r>
        <w:t>2 .</w:t>
      </w:r>
      <w:proofErr w:type="gramEnd"/>
      <w:r>
        <w:t xml:space="preserve"> Схемы декларирования</w:t>
      </w:r>
      <w:r>
        <w:br/>
      </w:r>
      <w:r>
        <w:br/>
        <w:t>Вы — импортёр. Вам привезли партию из 100 USB-хабов из Китая для разовой продажи.</w:t>
      </w:r>
      <w:r>
        <w:br/>
      </w:r>
      <w:r>
        <w:br/>
        <w:t>а) Какую схему декларирования вы выберете: 3д или 4д? Обоснуйте.</w:t>
      </w:r>
    </w:p>
    <w:p w14:paraId="0CB2A18A" w14:textId="77777777" w:rsidR="00074D77" w:rsidRDefault="00074D77" w:rsidP="009C5B08">
      <w:pPr>
        <w:pStyle w:val="a3"/>
        <w:rPr>
          <w:ins w:id="29" w:author="zaradkaka@gmail.com" w:date="2026-10-09T08:55:00Z"/>
        </w:rPr>
      </w:pPr>
      <w:ins w:id="30" w:author="zaradkaka@gmail.com" w:date="2026-10-09T08:54:00Z">
        <w:r>
          <w:t>Я выберу С</w:t>
        </w:r>
      </w:ins>
      <w:ins w:id="31" w:author="zaradkaka@gmail.com" w:date="2026-10-09T08:53:00Z">
        <w:r w:rsidRPr="00074D77">
          <w:t>хем</w:t>
        </w:r>
      </w:ins>
      <w:ins w:id="32" w:author="zaradkaka@gmail.com" w:date="2026-10-09T08:54:00Z">
        <w:r>
          <w:t>у</w:t>
        </w:r>
      </w:ins>
      <w:ins w:id="33" w:author="zaradkaka@gmail.com" w:date="2026-10-09T08:53:00Z">
        <w:r w:rsidRPr="00074D77">
          <w:t xml:space="preserve"> 4д — для единичного изделия.</w:t>
        </w:r>
      </w:ins>
      <w:ins w:id="34" w:author="zaradkaka@gmail.com" w:date="2026-10-09T08:54:00Z">
        <w:r>
          <w:t xml:space="preserve"> </w:t>
        </w:r>
        <w:r>
          <w:t xml:space="preserve">Схема 3д </w:t>
        </w:r>
        <w:r>
          <w:t xml:space="preserve">не </w:t>
        </w:r>
        <w:proofErr w:type="gramStart"/>
        <w:r>
          <w:t>подходит потому что</w:t>
        </w:r>
        <w:proofErr w:type="gramEnd"/>
        <w:r>
          <w:t xml:space="preserve"> </w:t>
        </w:r>
        <w:r>
          <w:t>применяется при серийном выпуске продукции.</w:t>
        </w:r>
      </w:ins>
      <w:r w:rsidR="009C5B08">
        <w:br/>
        <w:t>б) Напишите пошаговый алгоритм действий (не менее 4 шагов): от прибытия товара до получения зарегистрированной декларации.</w:t>
      </w:r>
    </w:p>
    <w:p w14:paraId="3BEBF370" w14:textId="77777777" w:rsidR="00074D77" w:rsidRDefault="00074D77" w:rsidP="00074D77">
      <w:pPr>
        <w:pStyle w:val="a3"/>
        <w:rPr>
          <w:ins w:id="35" w:author="zaradkaka@gmail.com" w:date="2026-10-09T08:55:00Z"/>
        </w:rPr>
      </w:pPr>
      <w:ins w:id="36" w:author="zaradkaka@gmail.com" w:date="2026-10-09T08:55:00Z">
        <w:r>
          <w:t>1) Получение товара и контракта от поставщика, техническое описание товара</w:t>
        </w:r>
      </w:ins>
    </w:p>
    <w:p w14:paraId="65E6F464" w14:textId="77777777" w:rsidR="00074D77" w:rsidRDefault="00074D77" w:rsidP="00074D77">
      <w:pPr>
        <w:pStyle w:val="a3"/>
        <w:rPr>
          <w:ins w:id="37" w:author="zaradkaka@gmail.com" w:date="2026-10-09T08:55:00Z"/>
        </w:rPr>
      </w:pPr>
      <w:ins w:id="38" w:author="zaradkaka@gmail.com" w:date="2026-10-09T08:55:00Z">
        <w:r>
          <w:t xml:space="preserve">2)Отбор образцов. Направить образцы </w:t>
        </w:r>
        <w:r>
          <w:rPr>
            <w:lang w:val="en-US"/>
          </w:rPr>
          <w:t>USB</w:t>
        </w:r>
        <w:r w:rsidRPr="0052414D">
          <w:rPr>
            <w:rPrChange w:id="39" w:author="Vlado" w:date="2026-09-29T10:09:00Z">
              <w:rPr>
                <w:lang w:val="en-US"/>
              </w:rPr>
            </w:rPrChange>
          </w:rPr>
          <w:t xml:space="preserve"> </w:t>
        </w:r>
        <w:r>
          <w:t>в аккредитованную испытательную лабораторию</w:t>
        </w:r>
      </w:ins>
    </w:p>
    <w:p w14:paraId="683A7EF6" w14:textId="77777777" w:rsidR="00074D77" w:rsidRPr="00EB6F66" w:rsidRDefault="00074D77" w:rsidP="00074D77">
      <w:pPr>
        <w:pStyle w:val="a3"/>
        <w:rPr>
          <w:ins w:id="40" w:author="zaradkaka@gmail.com" w:date="2026-10-09T08:55:00Z"/>
        </w:rPr>
      </w:pPr>
      <w:ins w:id="41" w:author="zaradkaka@gmail.com" w:date="2026-10-09T08:55:00Z">
        <w:r>
          <w:t xml:space="preserve">3)Получение протокола испытаний, подтверждающий соответствие </w:t>
        </w:r>
        <w:r>
          <w:rPr>
            <w:lang w:val="en-US"/>
          </w:rPr>
          <w:t>TP</w:t>
        </w:r>
        <w:r w:rsidRPr="0052414D">
          <w:rPr>
            <w:rPrChange w:id="42" w:author="Vlado" w:date="2026-09-29T10:10:00Z">
              <w:rPr>
                <w:lang w:val="en-US"/>
              </w:rPr>
            </w:rPrChange>
          </w:rPr>
          <w:t xml:space="preserve"> </w:t>
        </w:r>
        <w:r>
          <w:rPr>
            <w:lang w:val="en-US"/>
          </w:rPr>
          <w:t>CP</w:t>
        </w:r>
      </w:ins>
    </w:p>
    <w:p w14:paraId="27258D05" w14:textId="77777777" w:rsidR="00074D77" w:rsidRDefault="00074D77" w:rsidP="00074D77">
      <w:pPr>
        <w:pStyle w:val="a3"/>
        <w:rPr>
          <w:ins w:id="43" w:author="zaradkaka@gmail.com" w:date="2026-10-09T08:55:00Z"/>
        </w:rPr>
      </w:pPr>
      <w:ins w:id="44" w:author="zaradkaka@gmail.com" w:date="2026-10-09T08:55:00Z">
        <w:r w:rsidRPr="0052414D">
          <w:rPr>
            <w:rPrChange w:id="45" w:author="Vlado" w:date="2026-09-29T10:11:00Z">
              <w:rPr>
                <w:lang w:val="en-US"/>
              </w:rPr>
            </w:rPrChange>
          </w:rPr>
          <w:t>4)</w:t>
        </w:r>
        <w:r>
          <w:t>Оформление и регистрация декларации – заполнение декларации по схеме 4д, подписать электронной подписью и зарегистрировать в реестре ФСА</w:t>
        </w:r>
      </w:ins>
    </w:p>
    <w:p w14:paraId="2EDAB303" w14:textId="77777777" w:rsidR="004E5B00" w:rsidRDefault="009C5B08" w:rsidP="009C5B08">
      <w:pPr>
        <w:pStyle w:val="a3"/>
        <w:rPr>
          <w:ins w:id="46" w:author="zaradkaka@gmail.com" w:date="2026-10-09T08:55:00Z"/>
        </w:rPr>
      </w:pPr>
      <w:r>
        <w:br/>
        <w:t>в) Что произойдёт, если вы выберете неверную схему?</w:t>
      </w:r>
    </w:p>
    <w:p w14:paraId="60B62722" w14:textId="77777777" w:rsidR="004E5B00" w:rsidRDefault="004E5B00" w:rsidP="004E5B00">
      <w:pPr>
        <w:pStyle w:val="a3"/>
        <w:numPr>
          <w:ilvl w:val="0"/>
          <w:numId w:val="1"/>
        </w:numPr>
        <w:rPr>
          <w:ins w:id="47" w:author="zaradkaka@gmail.com" w:date="2026-10-09T08:56:00Z"/>
        </w:rPr>
        <w:pPrChange w:id="48" w:author="zaradkaka@gmail.com" w:date="2026-10-09T08:56:00Z">
          <w:pPr>
            <w:pStyle w:val="a3"/>
          </w:pPr>
        </w:pPrChange>
      </w:pPr>
      <w:ins w:id="49" w:author="zaradkaka@gmail.com" w:date="2026-10-09T08:56:00Z">
        <w:r>
          <w:t>Отказ в регистрации или аннулирование декларации.</w:t>
        </w:r>
      </w:ins>
    </w:p>
    <w:p w14:paraId="4C5955D4" w14:textId="77777777" w:rsidR="004E5B00" w:rsidRDefault="004E5B00" w:rsidP="004E5B00">
      <w:pPr>
        <w:pStyle w:val="a3"/>
        <w:numPr>
          <w:ilvl w:val="0"/>
          <w:numId w:val="1"/>
        </w:numPr>
        <w:rPr>
          <w:ins w:id="50" w:author="zaradkaka@gmail.com" w:date="2026-10-09T08:56:00Z"/>
        </w:rPr>
        <w:pPrChange w:id="51" w:author="zaradkaka@gmail.com" w:date="2026-10-09T08:56:00Z">
          <w:pPr>
            <w:pStyle w:val="a3"/>
          </w:pPr>
        </w:pPrChange>
      </w:pPr>
      <w:ins w:id="52" w:author="zaradkaka@gmail.com" w:date="2026-10-09T08:56:00Z">
        <w:r>
          <w:t>Запрет на продажу и таможенную очистку.</w:t>
        </w:r>
      </w:ins>
    </w:p>
    <w:p w14:paraId="190FD0C4" w14:textId="77777777" w:rsidR="004E5B00" w:rsidRDefault="004E5B00" w:rsidP="004E5B00">
      <w:pPr>
        <w:pStyle w:val="a3"/>
        <w:numPr>
          <w:ilvl w:val="0"/>
          <w:numId w:val="1"/>
        </w:numPr>
        <w:rPr>
          <w:ins w:id="53" w:author="zaradkaka@gmail.com" w:date="2026-10-09T08:57:00Z"/>
        </w:rPr>
      </w:pPr>
      <w:ins w:id="54" w:author="zaradkaka@gmail.com" w:date="2026-10-09T08:56:00Z">
        <w:r>
          <w:t>Штрафы по КоАП РФ и возможная конфискация товара.</w:t>
        </w:r>
      </w:ins>
    </w:p>
    <w:p w14:paraId="494C9110" w14:textId="77777777" w:rsidR="001E754F" w:rsidRDefault="009C5B08" w:rsidP="004E5B00">
      <w:pPr>
        <w:pStyle w:val="a3"/>
        <w:rPr>
          <w:ins w:id="55" w:author="zaradkaka@gmail.com" w:date="2026-10-09T09:00:00Z"/>
        </w:rPr>
      </w:pPr>
      <w:del w:id="56" w:author="zaradkaka@gmail.com" w:date="2026-10-09T08:57:00Z">
        <w:r w:rsidDel="004E5B00">
          <w:br/>
        </w:r>
      </w:del>
      <w:r>
        <w:br/>
        <w:t>---</w:t>
      </w:r>
      <w:r>
        <w:br/>
      </w:r>
      <w:r>
        <w:br/>
        <w:t>Задание В</w:t>
      </w:r>
      <w:proofErr w:type="gramStart"/>
      <w:r>
        <w:t>3 .</w:t>
      </w:r>
      <w:proofErr w:type="gramEnd"/>
      <w:r>
        <w:t xml:space="preserve"> Маркировка и штрихкод</w:t>
      </w:r>
      <w:r>
        <w:br/>
      </w:r>
      <w:r>
        <w:br/>
        <w:t>Дана упаковка с маркировкой: EAC | 4601234567890</w:t>
      </w:r>
      <w:r>
        <w:br/>
      </w:r>
      <w:r>
        <w:br/>
        <w:t>а</w:t>
      </w:r>
      <w:proofErr w:type="gramStart"/>
      <w:r>
        <w:t>)</w:t>
      </w:r>
      <w:proofErr w:type="gramEnd"/>
      <w:r>
        <w:t xml:space="preserve"> Что означает знак EAC? В рамках какого регламента он наносится на электронику?</w:t>
      </w:r>
    </w:p>
    <w:p w14:paraId="0C77562F" w14:textId="326A273B" w:rsidR="001E754F" w:rsidRDefault="001E754F" w:rsidP="001E754F">
      <w:pPr>
        <w:pStyle w:val="a3"/>
        <w:rPr>
          <w:ins w:id="57" w:author="zaradkaka@gmail.com" w:date="2026-10-09T09:00:00Z"/>
        </w:rPr>
      </w:pPr>
      <w:ins w:id="58" w:author="zaradkaka@gmail.com" w:date="2026-10-09T09:00:00Z">
        <w:r>
          <w:lastRenderedPageBreak/>
          <w:t>Значение: Евразийское соответствие. Подтверждает, что продукция безопасна и соответствует требованиям технических регламентов ЕАЭС.</w:t>
        </w:r>
      </w:ins>
    </w:p>
    <w:p w14:paraId="54359BAD" w14:textId="77777777" w:rsidR="001E754F" w:rsidRDefault="001E754F" w:rsidP="001E754F">
      <w:pPr>
        <w:pStyle w:val="a3"/>
        <w:rPr>
          <w:ins w:id="59" w:author="zaradkaka@gmail.com" w:date="2026-10-09T09:00:00Z"/>
        </w:rPr>
      </w:pPr>
      <w:ins w:id="60" w:author="zaradkaka@gmail.com" w:date="2026-10-09T09:00:00Z">
        <w:r>
          <w:t>Регламент для электроники: ТР ТС 020/2011 Электромагнитная совместимость технических средств.</w:t>
        </w:r>
      </w:ins>
      <w:r w:rsidR="009C5B08">
        <w:br/>
        <w:t>б</w:t>
      </w:r>
      <w:proofErr w:type="gramStart"/>
      <w:r w:rsidR="009C5B08">
        <w:t>)</w:t>
      </w:r>
      <w:proofErr w:type="gramEnd"/>
      <w:r w:rsidR="009C5B08">
        <w:t xml:space="preserve"> Расшифруйте штрихкод EAN-13: определите страну-производителя по первым цифрам (460–469).</w:t>
      </w:r>
    </w:p>
    <w:p w14:paraId="25396879" w14:textId="1E55B91C" w:rsidR="001E754F" w:rsidRDefault="000270B1" w:rsidP="001E754F">
      <w:pPr>
        <w:pStyle w:val="a3"/>
        <w:rPr>
          <w:ins w:id="61" w:author="zaradkaka@gmail.com" w:date="2026-10-09T08:59:00Z"/>
        </w:rPr>
      </w:pPr>
      <w:ins w:id="62" w:author="zaradkaka@gmail.com" w:date="2026-10-09T09:01:00Z">
        <w:r w:rsidRPr="000270B1">
          <w:t>(460–469). - Россия</w:t>
        </w:r>
      </w:ins>
      <w:r w:rsidR="009C5B08">
        <w:br/>
        <w:t>в</w:t>
      </w:r>
      <w:proofErr w:type="gramStart"/>
      <w:r w:rsidR="009C5B08">
        <w:t>)</w:t>
      </w:r>
      <w:proofErr w:type="gramEnd"/>
      <w:r w:rsidR="009C5B08">
        <w:t xml:space="preserve"> Проверьте контрольную цифру. Алгоритм: сложить цифры на чётных позициях, умножить на 3, прибавить цифры на нечётных позициях (без последней), найти ближайшее кратное 10 сверху, разность = контрольная цифра. Совпадает ли она с последней цифрой в коде?</w:t>
      </w:r>
    </w:p>
    <w:p w14:paraId="34F02F3A" w14:textId="77777777" w:rsidR="00FE4884" w:rsidRDefault="00FE4884" w:rsidP="00FE4884">
      <w:pPr>
        <w:pStyle w:val="a3"/>
        <w:rPr>
          <w:ins w:id="63" w:author="zaradkaka@gmail.com" w:date="2026-10-09T09:01:00Z"/>
        </w:rPr>
      </w:pPr>
      <w:ins w:id="64" w:author="zaradkaka@gmail.com" w:date="2026-10-09T09:01:00Z">
        <w:r>
          <w:t>6+1+3+5+7+9 = 31</w:t>
        </w:r>
      </w:ins>
    </w:p>
    <w:p w14:paraId="7D50979D" w14:textId="77777777" w:rsidR="00FE4884" w:rsidRDefault="00FE4884" w:rsidP="00FE4884">
      <w:pPr>
        <w:pStyle w:val="a3"/>
        <w:rPr>
          <w:ins w:id="65" w:author="zaradkaka@gmail.com" w:date="2026-10-09T09:01:00Z"/>
        </w:rPr>
      </w:pPr>
      <w:ins w:id="66" w:author="zaradkaka@gmail.com" w:date="2026-10-09T09:01:00Z">
        <w:r>
          <w:t>31*3 = 93</w:t>
        </w:r>
      </w:ins>
    </w:p>
    <w:p w14:paraId="17D5502F" w14:textId="77777777" w:rsidR="00FE4884" w:rsidRDefault="00FE4884" w:rsidP="00FE4884">
      <w:pPr>
        <w:pStyle w:val="a3"/>
        <w:rPr>
          <w:ins w:id="67" w:author="zaradkaka@gmail.com" w:date="2026-10-09T09:01:00Z"/>
        </w:rPr>
      </w:pPr>
      <w:ins w:id="68" w:author="zaradkaka@gmail.com" w:date="2026-10-09T09:01:00Z">
        <w:r>
          <w:t>4+0+2+4+6+8 = 24</w:t>
        </w:r>
      </w:ins>
    </w:p>
    <w:p w14:paraId="6D71CF26" w14:textId="77777777" w:rsidR="00FE4884" w:rsidRDefault="00FE4884" w:rsidP="00FE4884">
      <w:pPr>
        <w:pStyle w:val="a3"/>
        <w:rPr>
          <w:ins w:id="69" w:author="zaradkaka@gmail.com" w:date="2026-10-09T09:01:00Z"/>
        </w:rPr>
      </w:pPr>
      <w:ins w:id="70" w:author="zaradkaka@gmail.com" w:date="2026-10-09T09:01:00Z">
        <w:r>
          <w:t>93+24 = 117</w:t>
        </w:r>
      </w:ins>
    </w:p>
    <w:p w14:paraId="260C398C" w14:textId="77777777" w:rsidR="00FE4884" w:rsidRDefault="00FE4884" w:rsidP="00FE4884">
      <w:pPr>
        <w:pStyle w:val="a3"/>
        <w:rPr>
          <w:ins w:id="71" w:author="zaradkaka@gmail.com" w:date="2026-10-09T09:02:00Z"/>
        </w:rPr>
      </w:pPr>
      <w:proofErr w:type="spellStart"/>
      <w:ins w:id="72" w:author="zaradkaka@gmail.com" w:date="2026-10-09T09:01:00Z">
        <w:r>
          <w:t>Ближайшое</w:t>
        </w:r>
        <w:proofErr w:type="spellEnd"/>
        <w:r>
          <w:t xml:space="preserve"> кратное 10 сверху: 120</w:t>
        </w:r>
        <w:r>
          <w:br/>
          <w:t>120 – 117 = 3</w:t>
        </w:r>
        <w:r>
          <w:br/>
        </w:r>
        <w:r>
          <w:br/>
          <w:t xml:space="preserve">3 не равно </w:t>
        </w:r>
        <w:proofErr w:type="gramStart"/>
        <w:r>
          <w:t>0 ,</w:t>
        </w:r>
        <w:proofErr w:type="gramEnd"/>
        <w:r>
          <w:t xml:space="preserve"> в штрихкоде ошибка</w:t>
        </w:r>
      </w:ins>
      <w:r w:rsidR="009C5B08">
        <w:br/>
      </w:r>
      <w:r w:rsidR="009C5B08">
        <w:br/>
        <w:t>---</w:t>
      </w:r>
      <w:r w:rsidR="009C5B08">
        <w:br/>
      </w:r>
      <w:r w:rsidR="009C5B08">
        <w:br/>
        <w:t>Задание В4 . Документы по ГОСТ 19</w:t>
      </w:r>
      <w:r w:rsidR="009C5B08">
        <w:br/>
      </w:r>
      <w:r w:rsidR="009C5B08">
        <w:br/>
        <w:t>Вам нужно разработать мобильное приложение «</w:t>
      </w:r>
      <w:proofErr w:type="spellStart"/>
      <w:r w:rsidR="009C5B08">
        <w:t>Трекер</w:t>
      </w:r>
      <w:proofErr w:type="spellEnd"/>
      <w:r w:rsidR="009C5B08">
        <w:t xml:space="preserve"> привычек».</w:t>
      </w:r>
      <w:r w:rsidR="009C5B08">
        <w:br/>
      </w:r>
      <w:r w:rsidR="009C5B08">
        <w:br/>
        <w:t>а</w:t>
      </w:r>
      <w:proofErr w:type="gramStart"/>
      <w:r w:rsidR="009C5B08">
        <w:t>)</w:t>
      </w:r>
      <w:proofErr w:type="gramEnd"/>
      <w:r w:rsidR="009C5B08">
        <w:t xml:space="preserve"> Составьте шаблон ТЗ по ГОСТ 19.201-78 — перечислите 7 разделов (только названия).</w:t>
      </w:r>
    </w:p>
    <w:p w14:paraId="037387A8" w14:textId="77777777" w:rsidR="00FE4884" w:rsidRDefault="00FE4884" w:rsidP="00FE4884">
      <w:pPr>
        <w:pStyle w:val="a3"/>
        <w:rPr>
          <w:ins w:id="73" w:author="zaradkaka@gmail.com" w:date="2026-10-09T09:04:00Z"/>
        </w:rPr>
      </w:pPr>
      <w:ins w:id="74" w:author="zaradkaka@gmail.com" w:date="2026-10-09T09:03:00Z">
        <w:r>
          <w:t>В</w:t>
        </w:r>
      </w:ins>
      <w:ins w:id="75" w:author="zaradkaka@gmail.com" w:date="2026-10-09T09:02:00Z">
        <w:r>
          <w:t>ведение, основания для разработки, назначение разработки, требования к программе или программному изделию, требования к программной документации, технико-экономические показатели</w:t>
        </w:r>
      </w:ins>
      <w:ins w:id="76" w:author="zaradkaka@gmail.com" w:date="2026-10-09T09:03:00Z">
        <w:r>
          <w:t>, с</w:t>
        </w:r>
      </w:ins>
      <w:ins w:id="77" w:author="zaradkaka@gmail.com" w:date="2026-10-09T09:02:00Z">
        <w:r>
          <w:t>тадии и этапы разработки</w:t>
        </w:r>
      </w:ins>
      <w:r w:rsidR="009C5B08">
        <w:br/>
      </w:r>
      <w:ins w:id="78" w:author="zaradkaka@gmail.com" w:date="2026-10-09T09:04:00Z">
        <w:r>
          <w:t>б) Какие документы проектной стадии по ГОСТ 19 вы подготовите? Назовите не менее 3. – ведомость проекта, пояснительная записка, ведомость технического проекта, пояснительная записка к техническому проекту.</w:t>
        </w:r>
      </w:ins>
      <w:del w:id="79" w:author="zaradkaka@gmail.com" w:date="2026-10-09T09:04:00Z">
        <w:r w:rsidR="009C5B08" w:rsidDel="00FE4884">
          <w:delText>б) Какие документы проектной стадии по ГОСТ 19 вы подготовите? Назовите не менее 3.</w:delText>
        </w:r>
      </w:del>
      <w:r w:rsidR="009C5B08">
        <w:br/>
        <w:t>в) Чем отличается «Руководство системного программиста» от «Руководства оператора»? Кому адресован каждый документ?</w:t>
      </w:r>
      <w:r w:rsidR="009C5B08">
        <w:br/>
      </w:r>
      <w:ins w:id="80" w:author="zaradkaka@gmail.com" w:date="2026-10-09T09:04:00Z">
        <w:r>
          <w:t>Руководство системного программиста: Адресовано администраторам/разработчикам. Содержит информацию об установке, настройке, структуре кода, восстановлении после сбоев и взаимодействии с ОС.</w:t>
        </w:r>
      </w:ins>
    </w:p>
    <w:p w14:paraId="18E1CF8E" w14:textId="46FF0F64" w:rsidR="009C5B08" w:rsidDel="00FE4884" w:rsidRDefault="00FE4884" w:rsidP="00FE4884">
      <w:pPr>
        <w:pStyle w:val="a3"/>
        <w:rPr>
          <w:del w:id="81" w:author="zaradkaka@gmail.com" w:date="2026-10-09T09:05:00Z"/>
        </w:rPr>
        <w:pPrChange w:id="82" w:author="zaradkaka@gmail.com" w:date="2026-10-09T08:57:00Z">
          <w:pPr>
            <w:pStyle w:val="a3"/>
          </w:pPr>
        </w:pPrChange>
      </w:pPr>
      <w:ins w:id="83" w:author="zaradkaka@gmail.com" w:date="2026-10-09T09:04:00Z">
        <w:r>
          <w:t>Руководство оператора: Адресовано конечным пользователям. Содержит инструкции по запуску, вводу данных, использованию функций интерфейса и устранению простых ошибок при работе.</w:t>
        </w:r>
      </w:ins>
      <w:r w:rsidR="009C5B08">
        <w:br/>
      </w:r>
    </w:p>
    <w:p w14:paraId="7A0F652A" w14:textId="77777777" w:rsidR="000A201F" w:rsidRDefault="000A201F" w:rsidP="00FE4884">
      <w:pPr>
        <w:pStyle w:val="a3"/>
        <w:pPrChange w:id="84" w:author="zaradkaka@gmail.com" w:date="2026-10-09T09:05:00Z">
          <w:pPr/>
        </w:pPrChange>
      </w:pPr>
    </w:p>
    <w:sectPr w:rsidR="000A20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E6B16"/>
    <w:multiLevelType w:val="hybridMultilevel"/>
    <w:tmpl w:val="1D9085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zaradkaka@gmail.com">
    <w15:presenceInfo w15:providerId="Windows Live" w15:userId="caaf8d5163ba4022"/>
  </w15:person>
  <w15:person w15:author="Vlado">
    <w15:presenceInfo w15:providerId="None" w15:userId="Vlad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ocumentProtection w:edit="trackedChanges" w:enforcement="1" w:cryptProviderType="rsaAES" w:cryptAlgorithmClass="hash" w:cryptAlgorithmType="typeAny" w:cryptAlgorithmSid="14" w:cryptSpinCount="100000" w:hash="D3p2FI9t8/iG/eqbIqJKgshJBkb0cQP9B3E57PJgoGEPq39+aMmdYXBcBET2hSI1zAGvzDUNDG9G/z458enMOQ==" w:salt="pqAB/wj02iZ5erL+HmVhyQ==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D1A"/>
    <w:rsid w:val="000270B1"/>
    <w:rsid w:val="00066A3E"/>
    <w:rsid w:val="00074D77"/>
    <w:rsid w:val="000A201F"/>
    <w:rsid w:val="001E754F"/>
    <w:rsid w:val="003D0D20"/>
    <w:rsid w:val="004A28D9"/>
    <w:rsid w:val="004E5B00"/>
    <w:rsid w:val="005175A7"/>
    <w:rsid w:val="005C4E2D"/>
    <w:rsid w:val="007B647E"/>
    <w:rsid w:val="00914AD3"/>
    <w:rsid w:val="0098654D"/>
    <w:rsid w:val="009C5B08"/>
    <w:rsid w:val="009D4FB8"/>
    <w:rsid w:val="009E6E5E"/>
    <w:rsid w:val="00A85D1A"/>
    <w:rsid w:val="00C423A3"/>
    <w:rsid w:val="00D514DB"/>
    <w:rsid w:val="00D8331F"/>
    <w:rsid w:val="00D924AA"/>
    <w:rsid w:val="00D948C5"/>
    <w:rsid w:val="00E72C8A"/>
    <w:rsid w:val="00F810ED"/>
    <w:rsid w:val="00FD1F14"/>
    <w:rsid w:val="00FE4884"/>
    <w:rsid w:val="00FF7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096A2"/>
  <w15:chartTrackingRefBased/>
  <w15:docId w15:val="{D96A65C5-97B3-4DE7-B088-CC97CA06D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C5B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9C5B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9C5B08"/>
    <w:rPr>
      <w:rFonts w:ascii="Segoe UI" w:hAnsi="Segoe UI" w:cs="Segoe UI"/>
      <w:sz w:val="18"/>
      <w:szCs w:val="18"/>
    </w:rPr>
  </w:style>
  <w:style w:type="character" w:styleId="a6">
    <w:name w:val="Placeholder Text"/>
    <w:basedOn w:val="a0"/>
    <w:uiPriority w:val="99"/>
    <w:semiHidden/>
    <w:rsid w:val="00D924A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359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8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937</Words>
  <Characters>5344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</dc:creator>
  <cp:keywords/>
  <dc:description/>
  <cp:lastModifiedBy>zaradkaka@gmail.com</cp:lastModifiedBy>
  <cp:revision>2</cp:revision>
  <dcterms:created xsi:type="dcterms:W3CDTF">2026-10-09T06:06:00Z</dcterms:created>
  <dcterms:modified xsi:type="dcterms:W3CDTF">2026-10-09T06:06:00Z</dcterms:modified>
</cp:coreProperties>
</file>